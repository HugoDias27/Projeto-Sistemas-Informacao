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C4713" w14:textId="77777777" w:rsidR="008E230F" w:rsidRDefault="008E230F" w:rsidP="008E230F">
      <w:pPr>
        <w:autoSpaceDE w:val="0"/>
        <w:autoSpaceDN w:val="0"/>
        <w:adjustRightInd w:val="0"/>
        <w:spacing w:after="0" w:line="360" w:lineRule="auto"/>
        <w:ind w:left="708" w:hanging="708"/>
        <w:jc w:val="center"/>
        <w:rPr>
          <w:noProof/>
          <w:szCs w:val="24"/>
          <w:lang w:eastAsia="pt-PT"/>
        </w:rPr>
      </w:pPr>
    </w:p>
    <w:p w14:paraId="256F6937" w14:textId="77777777" w:rsidR="008E230F" w:rsidRDefault="008E230F" w:rsidP="008E230F">
      <w:pPr>
        <w:autoSpaceDE w:val="0"/>
        <w:autoSpaceDN w:val="0"/>
        <w:adjustRightInd w:val="0"/>
        <w:spacing w:after="0" w:line="360" w:lineRule="auto"/>
        <w:jc w:val="center"/>
        <w:rPr>
          <w:noProof/>
          <w:szCs w:val="24"/>
          <w:lang w:eastAsia="pt-PT"/>
        </w:rPr>
      </w:pPr>
    </w:p>
    <w:p w14:paraId="3E241722" w14:textId="77777777" w:rsidR="008E230F" w:rsidRDefault="008E230F" w:rsidP="008E230F">
      <w:pPr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8A71B9">
        <w:rPr>
          <w:noProof/>
          <w:szCs w:val="24"/>
          <w:lang w:val="en-GB" w:eastAsia="en-GB"/>
        </w:rPr>
        <w:drawing>
          <wp:inline distT="0" distB="0" distL="0" distR="0" wp14:anchorId="150DD5F3" wp14:editId="1C5C7523">
            <wp:extent cx="3371760" cy="1080000"/>
            <wp:effectExtent l="0" t="0" r="635" b="6350"/>
            <wp:docPr id="2" name="Imagem 2" descr="C:\Users\sergio.prata\AppData\Local\Microsoft\Windows\INetCache\Content.Outlook\2ENACVDP\simbolo_horizontal_sem_fundo_c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.prata\AppData\Local\Microsoft\Windows\INetCache\Content.Outlook\2ENACVDP\simbolo_horizontal_sem_fundo_cor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6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3704" w14:textId="77777777" w:rsidR="008E230F" w:rsidRDefault="008E230F" w:rsidP="008E230F">
      <w:pPr>
        <w:spacing w:line="360" w:lineRule="auto"/>
        <w:jc w:val="center"/>
      </w:pPr>
    </w:p>
    <w:p w14:paraId="2F8348C1" w14:textId="77777777" w:rsidR="008E230F" w:rsidRPr="00F5129F" w:rsidRDefault="008E230F" w:rsidP="008E230F">
      <w:pPr>
        <w:spacing w:line="360" w:lineRule="auto"/>
        <w:ind w:left="397"/>
        <w:jc w:val="center"/>
      </w:pPr>
      <w:bookmarkStart w:id="0" w:name="_Toc530601584"/>
    </w:p>
    <w:bookmarkEnd w:id="0"/>
    <w:p w14:paraId="5A8AE5B5" w14:textId="77777777" w:rsidR="008E230F" w:rsidRPr="00F5129F" w:rsidRDefault="008E230F" w:rsidP="008E230F">
      <w:pPr>
        <w:spacing w:line="360" w:lineRule="auto"/>
        <w:ind w:left="397"/>
      </w:pPr>
    </w:p>
    <w:p w14:paraId="1D9B498A" w14:textId="77777777" w:rsidR="008E230F" w:rsidRDefault="008E230F" w:rsidP="008E230F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Carolo Farmacêutica</w:t>
      </w:r>
    </w:p>
    <w:p w14:paraId="6961057A" w14:textId="77777777" w:rsidR="008E230F" w:rsidRDefault="008E230F" w:rsidP="008E230F">
      <w:pPr>
        <w:spacing w:line="360" w:lineRule="auto"/>
        <w:jc w:val="center"/>
        <w:rPr>
          <w:b/>
          <w:sz w:val="40"/>
          <w:szCs w:val="40"/>
        </w:rPr>
      </w:pPr>
    </w:p>
    <w:p w14:paraId="4A1C0B10" w14:textId="77777777" w:rsidR="008E230F" w:rsidRPr="0082242C" w:rsidRDefault="008E230F" w:rsidP="008E230F">
      <w:pPr>
        <w:spacing w:line="360" w:lineRule="auto"/>
        <w:jc w:val="center"/>
        <w:rPr>
          <w:b/>
          <w:sz w:val="40"/>
          <w:szCs w:val="40"/>
        </w:rPr>
      </w:pPr>
    </w:p>
    <w:p w14:paraId="30E13450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TeSP </w:t>
      </w:r>
      <w:r w:rsidRPr="009C1E40">
        <w:rPr>
          <w:noProof/>
          <w:sz w:val="28"/>
          <w:szCs w:val="28"/>
        </w:rPr>
        <w:t>em</w:t>
      </w:r>
      <w:r>
        <w:rPr>
          <w:noProof/>
          <w:sz w:val="28"/>
          <w:szCs w:val="28"/>
        </w:rPr>
        <w:t xml:space="preserve"> Programação de Sistemas de Informação</w:t>
      </w:r>
    </w:p>
    <w:p w14:paraId="4AA0B030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</w:p>
    <w:p w14:paraId="1193F416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</w:p>
    <w:p w14:paraId="7407B0E1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</w:p>
    <w:p w14:paraId="66198D1D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Hugo Emanuel Da Luz Moreira Dias</w:t>
      </w:r>
    </w:p>
    <w:p w14:paraId="7D478898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Pedro Miguel Ideias Francisco</w:t>
      </w:r>
    </w:p>
    <w:p w14:paraId="3C50211C" w14:textId="77777777" w:rsidR="008E230F" w:rsidRPr="003B27EB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Tiago Santos Da Silva</w:t>
      </w:r>
    </w:p>
    <w:p w14:paraId="69130C9B" w14:textId="77777777" w:rsidR="008E230F" w:rsidRDefault="008E230F" w:rsidP="008E230F">
      <w:pPr>
        <w:spacing w:line="360" w:lineRule="auto"/>
        <w:jc w:val="center"/>
        <w:rPr>
          <w:szCs w:val="24"/>
        </w:rPr>
      </w:pPr>
    </w:p>
    <w:p w14:paraId="1AD7838E" w14:textId="77777777" w:rsidR="008E230F" w:rsidRDefault="008E230F" w:rsidP="008E230F">
      <w:pPr>
        <w:spacing w:line="360" w:lineRule="auto"/>
        <w:jc w:val="center"/>
        <w:rPr>
          <w:szCs w:val="24"/>
        </w:rPr>
      </w:pPr>
    </w:p>
    <w:p w14:paraId="58DEB1FB" w14:textId="36F8A148" w:rsidR="008E230F" w:rsidRDefault="008E230F" w:rsidP="008E230F">
      <w:pPr>
        <w:spacing w:line="360" w:lineRule="auto"/>
        <w:jc w:val="center"/>
        <w:rPr>
          <w:i/>
          <w:szCs w:val="24"/>
        </w:rPr>
      </w:pPr>
      <w:r w:rsidRPr="00461FF9">
        <w:rPr>
          <w:szCs w:val="28"/>
        </w:rPr>
        <w:t xml:space="preserve">Leiria, </w:t>
      </w:r>
      <w:proofErr w:type="gramStart"/>
      <w:r w:rsidR="00377E57">
        <w:rPr>
          <w:szCs w:val="28"/>
        </w:rPr>
        <w:t>J</w:t>
      </w:r>
      <w:r>
        <w:rPr>
          <w:szCs w:val="28"/>
        </w:rPr>
        <w:t>aneiro</w:t>
      </w:r>
      <w:proofErr w:type="gramEnd"/>
      <w:r w:rsidRPr="00461FF9">
        <w:rPr>
          <w:szCs w:val="28"/>
        </w:rPr>
        <w:t xml:space="preserve"> de </w:t>
      </w:r>
      <w:r>
        <w:rPr>
          <w:szCs w:val="28"/>
        </w:rPr>
        <w:t>2024</w:t>
      </w:r>
      <w:r>
        <w:rPr>
          <w:i/>
          <w:szCs w:val="24"/>
        </w:rPr>
        <w:br w:type="page"/>
      </w:r>
    </w:p>
    <w:p w14:paraId="725ECA64" w14:textId="77777777" w:rsidR="008E230F" w:rsidRDefault="008E230F" w:rsidP="008E230F">
      <w:pPr>
        <w:tabs>
          <w:tab w:val="left" w:pos="6480"/>
        </w:tabs>
        <w:spacing w:after="120" w:line="360" w:lineRule="auto"/>
        <w:jc w:val="center"/>
        <w:rPr>
          <w:i/>
          <w:szCs w:val="24"/>
        </w:rPr>
      </w:pPr>
    </w:p>
    <w:p w14:paraId="398740DC" w14:textId="77777777" w:rsidR="008E230F" w:rsidRDefault="008E230F" w:rsidP="008E230F">
      <w:pPr>
        <w:tabs>
          <w:tab w:val="left" w:pos="6480"/>
        </w:tabs>
        <w:spacing w:after="120" w:line="360" w:lineRule="auto"/>
        <w:jc w:val="center"/>
        <w:rPr>
          <w:i/>
          <w:szCs w:val="24"/>
        </w:rPr>
      </w:pPr>
      <w:r w:rsidRPr="00D23AC2">
        <w:rPr>
          <w:noProof/>
          <w:szCs w:val="24"/>
          <w:lang w:val="en-GB" w:eastAsia="en-GB"/>
        </w:rPr>
        <w:drawing>
          <wp:inline distT="0" distB="0" distL="0" distR="0" wp14:anchorId="70E232F8" wp14:editId="6C3A8711">
            <wp:extent cx="3371760" cy="1080000"/>
            <wp:effectExtent l="0" t="0" r="635" b="6350"/>
            <wp:docPr id="4" name="Imagem 4" descr="C:\Users\sergio.prata\AppData\Local\Microsoft\Windows\INetCache\Content.Outlook\2ENACVDP\simbolo_horizontal_sem_fundo_c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.prata\AppData\Local\Microsoft\Windows\INetCache\Content.Outlook\2ENACVDP\simbolo_horizontal_sem_fundo_cor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6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0C5E" w14:textId="77777777" w:rsidR="008E230F" w:rsidRDefault="008E230F" w:rsidP="008E230F">
      <w:pPr>
        <w:tabs>
          <w:tab w:val="left" w:pos="6480"/>
        </w:tabs>
        <w:spacing w:after="120" w:line="360" w:lineRule="auto"/>
        <w:jc w:val="center"/>
        <w:rPr>
          <w:i/>
          <w:szCs w:val="24"/>
        </w:rPr>
      </w:pPr>
    </w:p>
    <w:p w14:paraId="0C7740D4" w14:textId="77777777" w:rsidR="008E230F" w:rsidRDefault="008E230F" w:rsidP="008E230F">
      <w:pPr>
        <w:tabs>
          <w:tab w:val="left" w:pos="6480"/>
        </w:tabs>
        <w:spacing w:after="120" w:line="360" w:lineRule="auto"/>
        <w:jc w:val="center"/>
        <w:rPr>
          <w:i/>
          <w:szCs w:val="24"/>
        </w:rPr>
      </w:pPr>
    </w:p>
    <w:p w14:paraId="55FEADDA" w14:textId="77777777" w:rsidR="008E230F" w:rsidRDefault="008E230F" w:rsidP="008E230F">
      <w:pPr>
        <w:spacing w:line="360" w:lineRule="auto"/>
        <w:jc w:val="center"/>
        <w:rPr>
          <w:noProof/>
        </w:rPr>
      </w:pPr>
    </w:p>
    <w:p w14:paraId="26605DD0" w14:textId="77777777" w:rsidR="008E230F" w:rsidRDefault="008E230F" w:rsidP="008E230F">
      <w:pPr>
        <w:spacing w:line="360" w:lineRule="auto"/>
        <w:jc w:val="center"/>
      </w:pPr>
    </w:p>
    <w:p w14:paraId="59FBB154" w14:textId="77777777" w:rsidR="008E230F" w:rsidRDefault="008E230F" w:rsidP="008E230F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Carolo Farmacêutica</w:t>
      </w:r>
    </w:p>
    <w:p w14:paraId="27CEC945" w14:textId="77777777" w:rsidR="008E230F" w:rsidRDefault="008E230F" w:rsidP="008E230F">
      <w:pPr>
        <w:spacing w:line="360" w:lineRule="auto"/>
        <w:jc w:val="center"/>
      </w:pPr>
    </w:p>
    <w:p w14:paraId="430C292B" w14:textId="77777777" w:rsidR="008E230F" w:rsidRPr="0082242C" w:rsidRDefault="008E230F" w:rsidP="008E230F">
      <w:pPr>
        <w:spacing w:line="360" w:lineRule="auto"/>
        <w:jc w:val="center"/>
      </w:pPr>
    </w:p>
    <w:p w14:paraId="44942CF0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</w:p>
    <w:p w14:paraId="038CD69F" w14:textId="77777777" w:rsidR="008E230F" w:rsidRDefault="008E230F" w:rsidP="008E230F">
      <w:pPr>
        <w:spacing w:line="360" w:lineRule="auto"/>
        <w:rPr>
          <w:sz w:val="28"/>
          <w:szCs w:val="28"/>
        </w:rPr>
      </w:pPr>
    </w:p>
    <w:p w14:paraId="4D1246A9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2220853 – Hugo Emanuel Da Luz Moreira Dias</w:t>
      </w:r>
    </w:p>
    <w:p w14:paraId="512DA460" w14:textId="77777777" w:rsidR="008E230F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2220879 – Pedro Miguel Ideias Francisco</w:t>
      </w:r>
    </w:p>
    <w:p w14:paraId="5F07CEB0" w14:textId="77777777" w:rsidR="008E230F" w:rsidRPr="003B27EB" w:rsidRDefault="008E230F" w:rsidP="008E23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2220864 – Tiago Santos Da Silva</w:t>
      </w:r>
    </w:p>
    <w:p w14:paraId="499131A5" w14:textId="77777777" w:rsidR="008E230F" w:rsidRDefault="008E230F" w:rsidP="008E230F">
      <w:pPr>
        <w:tabs>
          <w:tab w:val="left" w:pos="6480"/>
        </w:tabs>
        <w:spacing w:line="360" w:lineRule="auto"/>
        <w:rPr>
          <w:rFonts w:cs="Times New Roman"/>
          <w:noProof/>
        </w:rPr>
      </w:pPr>
    </w:p>
    <w:p w14:paraId="622A5C82" w14:textId="77777777" w:rsidR="008E230F" w:rsidRPr="00461FF9" w:rsidRDefault="008E230F" w:rsidP="008E230F">
      <w:pPr>
        <w:tabs>
          <w:tab w:val="left" w:pos="6480"/>
        </w:tabs>
        <w:spacing w:line="360" w:lineRule="auto"/>
        <w:rPr>
          <w:rFonts w:cs="Times New Roman"/>
          <w:noProof/>
        </w:rPr>
      </w:pPr>
    </w:p>
    <w:p w14:paraId="0E2BD1B4" w14:textId="77777777" w:rsidR="008E230F" w:rsidRPr="00461FF9" w:rsidRDefault="008E230F" w:rsidP="008E230F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Trabalho de Projeto</w:t>
      </w:r>
      <w:r w:rsidRPr="00461FF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em Sistemas de Informação do curso </w:t>
      </w:r>
      <w:proofErr w:type="spellStart"/>
      <w:r>
        <w:rPr>
          <w:rFonts w:cs="Times New Roman"/>
          <w:szCs w:val="24"/>
        </w:rPr>
        <w:t>TeSP</w:t>
      </w:r>
      <w:proofErr w:type="spellEnd"/>
      <w:r>
        <w:rPr>
          <w:rFonts w:cs="Times New Roman"/>
          <w:szCs w:val="24"/>
        </w:rPr>
        <w:t xml:space="preserve"> em Programação de Sistemas de Informação.</w:t>
      </w:r>
    </w:p>
    <w:p w14:paraId="42189E23" w14:textId="77777777" w:rsidR="008E230F" w:rsidRPr="00461FF9" w:rsidRDefault="008E230F" w:rsidP="008E230F">
      <w:pPr>
        <w:spacing w:line="360" w:lineRule="auto"/>
        <w:jc w:val="center"/>
        <w:rPr>
          <w:rFonts w:cs="Times New Roman"/>
          <w:szCs w:val="24"/>
        </w:rPr>
      </w:pPr>
    </w:p>
    <w:p w14:paraId="641E0FF7" w14:textId="4CACC132" w:rsidR="005C12EE" w:rsidRPr="005C12EE" w:rsidRDefault="008E230F" w:rsidP="005C12EE">
      <w:pPr>
        <w:spacing w:line="360" w:lineRule="auto"/>
        <w:jc w:val="center"/>
        <w:rPr>
          <w:rFonts w:asciiTheme="minorHAnsi" w:eastAsiaTheme="minorEastAsia" w:hAnsiTheme="minorHAnsi"/>
          <w:noProof/>
          <w:kern w:val="2"/>
          <w:sz w:val="22"/>
          <w:lang w:eastAsia="pt-PT"/>
          <w14:ligatures w14:val="standardContextual"/>
        </w:rPr>
      </w:pPr>
      <w:r w:rsidRPr="00461FF9">
        <w:rPr>
          <w:rFonts w:cs="Times New Roman"/>
          <w:szCs w:val="24"/>
        </w:rPr>
        <w:t xml:space="preserve">Leiria, </w:t>
      </w:r>
      <w:proofErr w:type="gramStart"/>
      <w:r w:rsidR="00377E57">
        <w:rPr>
          <w:rFonts w:cs="Times New Roman"/>
          <w:szCs w:val="24"/>
        </w:rPr>
        <w:t>J</w:t>
      </w:r>
      <w:r>
        <w:rPr>
          <w:rFonts w:cs="Times New Roman"/>
          <w:szCs w:val="24"/>
        </w:rPr>
        <w:t>aneiro</w:t>
      </w:r>
      <w:proofErr w:type="gramEnd"/>
      <w:r w:rsidRPr="00461FF9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2024</w:t>
      </w:r>
    </w:p>
    <w:p w14:paraId="6FF19B8C" w14:textId="77777777" w:rsidR="008E230F" w:rsidRDefault="005C12EE" w:rsidP="005C12EE">
      <w:pPr>
        <w:pStyle w:val="Ttulo1"/>
        <w:numPr>
          <w:ilvl w:val="0"/>
          <w:numId w:val="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Lista de Figuras</w:t>
      </w:r>
    </w:p>
    <w:p w14:paraId="694CCAD5" w14:textId="77777777" w:rsidR="005C12EE" w:rsidRDefault="005C12EE" w:rsidP="005C12EE"/>
    <w:p w14:paraId="56308925" w14:textId="05E16D0D" w:rsidR="002F1D63" w:rsidRDefault="005C12E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374954" w:history="1">
        <w:r w:rsidR="002F1D63" w:rsidRPr="00336706">
          <w:rPr>
            <w:rStyle w:val="Hiperligao"/>
            <w:noProof/>
          </w:rPr>
          <w:t>Figura 1 - Wireframe ecrã registar</w:t>
        </w:r>
        <w:r w:rsidR="002F1D63">
          <w:rPr>
            <w:noProof/>
            <w:webHidden/>
          </w:rPr>
          <w:tab/>
        </w:r>
        <w:r w:rsidR="002F1D63">
          <w:rPr>
            <w:noProof/>
            <w:webHidden/>
          </w:rPr>
          <w:fldChar w:fldCharType="begin"/>
        </w:r>
        <w:r w:rsidR="002F1D63">
          <w:rPr>
            <w:noProof/>
            <w:webHidden/>
          </w:rPr>
          <w:instrText xml:space="preserve"> PAGEREF _Toc158374954 \h </w:instrText>
        </w:r>
        <w:r w:rsidR="002F1D63">
          <w:rPr>
            <w:noProof/>
            <w:webHidden/>
          </w:rPr>
        </w:r>
        <w:r w:rsidR="002F1D63">
          <w:rPr>
            <w:noProof/>
            <w:webHidden/>
          </w:rPr>
          <w:fldChar w:fldCharType="separate"/>
        </w:r>
        <w:r w:rsidR="002F1D63">
          <w:rPr>
            <w:noProof/>
            <w:webHidden/>
          </w:rPr>
          <w:t>4</w:t>
        </w:r>
        <w:r w:rsidR="002F1D63">
          <w:rPr>
            <w:noProof/>
            <w:webHidden/>
          </w:rPr>
          <w:fldChar w:fldCharType="end"/>
        </w:r>
      </w:hyperlink>
    </w:p>
    <w:p w14:paraId="1F0A40B0" w14:textId="115D51C7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55" w:history="1">
        <w:r w:rsidRPr="00336706">
          <w:rPr>
            <w:rStyle w:val="Hiperligao"/>
            <w:noProof/>
          </w:rPr>
          <w:t>Figura 2 - Wireframe ecrã registar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605728" w14:textId="09DBBFCD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56" w:history="1">
        <w:r w:rsidRPr="00336706">
          <w:rPr>
            <w:rStyle w:val="Hiperligao"/>
            <w:noProof/>
          </w:rPr>
          <w:t>Figura 3 - Wireframe ecrã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FC94B6" w14:textId="349CD5E0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57" w:history="1">
        <w:r w:rsidRPr="00336706">
          <w:rPr>
            <w:rStyle w:val="Hiperligao"/>
            <w:noProof/>
          </w:rPr>
          <w:t>Figura 4 - Wireframe ecrã GPS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E1FBA1" w14:textId="4D619406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58" w:history="1">
        <w:r w:rsidRPr="00336706">
          <w:rPr>
            <w:rStyle w:val="Hiperligao"/>
            <w:noProof/>
          </w:rPr>
          <w:t>Figura 5 - Wireframe ecrã gerir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7F56E1" w14:textId="7D12F997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59" w:history="1">
        <w:r w:rsidRPr="00336706">
          <w:rPr>
            <w:rStyle w:val="Hiperligao"/>
            <w:noProof/>
          </w:rPr>
          <w:t>Figura 6 - Wireframe ecrã gerir utentes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34FEA2" w14:textId="081EDF77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0" w:history="1">
        <w:r w:rsidRPr="00336706">
          <w:rPr>
            <w:rStyle w:val="Hiperligao"/>
            <w:noProof/>
          </w:rPr>
          <w:t>Figura 7 - Wireframe ecrã editar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19614B" w14:textId="785C47A6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1" w:history="1">
        <w:r w:rsidRPr="00336706">
          <w:rPr>
            <w:rStyle w:val="Hiperligao"/>
            <w:noProof/>
          </w:rPr>
          <w:t>Figura 8 - Wireframe ecrã gerir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B66F49" w14:textId="34224DEC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2" w:history="1">
        <w:r w:rsidRPr="00336706">
          <w:rPr>
            <w:rStyle w:val="Hiperligao"/>
            <w:noProof/>
          </w:rPr>
          <w:t>Figura 9 - Wireframe ecrã gerir despesas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D812DE" w14:textId="29F97174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3" w:history="1">
        <w:r w:rsidRPr="00336706">
          <w:rPr>
            <w:rStyle w:val="Hiperligao"/>
            <w:noProof/>
          </w:rPr>
          <w:t>Figura 10 - Wireframe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58B634" w14:textId="759666AC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4" w:history="1">
        <w:r w:rsidRPr="00336706">
          <w:rPr>
            <w:rStyle w:val="Hiperligao"/>
            <w:noProof/>
          </w:rPr>
          <w:t>Figura 11 - Wireframe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529D6A" w14:textId="4780028C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5" w:history="1">
        <w:r w:rsidRPr="00336706">
          <w:rPr>
            <w:rStyle w:val="Hiperligao"/>
            <w:noProof/>
          </w:rPr>
          <w:t>Figura 12 - Wireframe Pesquisa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6DD203" w14:textId="52B37F85" w:rsidR="002F1D63" w:rsidRDefault="002F1D63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58374966" w:history="1">
        <w:r w:rsidRPr="00336706">
          <w:rPr>
            <w:rStyle w:val="Hiperligao"/>
            <w:noProof/>
          </w:rPr>
          <w:t>Figura 13 - Wireframe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_Toc158374966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FBA6F3" w14:textId="5C1E8325" w:rsidR="005C12EE" w:rsidRPr="005C12EE" w:rsidRDefault="005C12EE" w:rsidP="005C12EE">
      <w:pPr>
        <w:spacing w:after="0" w:line="360" w:lineRule="auto"/>
        <w:sectPr w:rsidR="005C12EE" w:rsidRPr="005C12EE" w:rsidSect="005411E3">
          <w:pgSz w:w="11906" w:h="16838" w:code="9"/>
          <w:pgMar w:top="1418" w:right="1418" w:bottom="1418" w:left="1701" w:header="709" w:footer="612" w:gutter="0"/>
          <w:pgNumType w:fmt="lowerRoman" w:start="1"/>
          <w:cols w:space="708"/>
          <w:docGrid w:linePitch="360"/>
        </w:sectPr>
      </w:pPr>
      <w:r>
        <w:fldChar w:fldCharType="end"/>
      </w:r>
    </w:p>
    <w:p w14:paraId="218BB899" w14:textId="77777777" w:rsidR="008E230F" w:rsidRDefault="008E230F" w:rsidP="008E230F">
      <w:pPr>
        <w:pStyle w:val="Ttulo2"/>
      </w:pPr>
      <w:bookmarkStart w:id="1" w:name="_Toc157760478"/>
      <w:proofErr w:type="spellStart"/>
      <w:r>
        <w:lastRenderedPageBreak/>
        <w:t>Mockups</w:t>
      </w:r>
      <w:proofErr w:type="spellEnd"/>
      <w:r>
        <w:t>/</w:t>
      </w:r>
      <w:proofErr w:type="spellStart"/>
      <w:r>
        <w:t>wireframes</w:t>
      </w:r>
      <w:bookmarkEnd w:id="1"/>
      <w:proofErr w:type="spellEnd"/>
    </w:p>
    <w:p w14:paraId="0835984E" w14:textId="77777777" w:rsidR="008E230F" w:rsidRDefault="008E230F" w:rsidP="008E230F"/>
    <w:p w14:paraId="0B20B032" w14:textId="77777777" w:rsidR="008E230F" w:rsidRDefault="008E230F" w:rsidP="008E230F">
      <w:pPr>
        <w:spacing w:after="0" w:line="360" w:lineRule="auto"/>
        <w:ind w:firstLine="851"/>
      </w:pPr>
      <w:r w:rsidRPr="001578DE">
        <w:t xml:space="preserve">Os </w:t>
      </w:r>
      <w:proofErr w:type="spellStart"/>
      <w:r w:rsidRPr="001578DE">
        <w:t>mockups</w:t>
      </w:r>
      <w:proofErr w:type="spellEnd"/>
      <w:r>
        <w:t>/</w:t>
      </w:r>
      <w:proofErr w:type="spellStart"/>
      <w:r>
        <w:t>wireframes</w:t>
      </w:r>
      <w:proofErr w:type="spellEnd"/>
      <w:r w:rsidRPr="001578DE">
        <w:t xml:space="preserve"> </w:t>
      </w:r>
      <w:r>
        <w:t>planeados para a implementação d</w:t>
      </w:r>
      <w:r w:rsidRPr="001578DE">
        <w:t xml:space="preserve">o projeto </w:t>
      </w:r>
      <w:r>
        <w:t>foram</w:t>
      </w:r>
      <w:r w:rsidRPr="001578DE">
        <w:t xml:space="preserve"> os seguintes layouts representados </w:t>
      </w:r>
      <w:r>
        <w:t>abaixo:</w:t>
      </w:r>
    </w:p>
    <w:p w14:paraId="00142910" w14:textId="77777777" w:rsidR="008E230F" w:rsidRDefault="008E230F" w:rsidP="008E230F">
      <w:pPr>
        <w:ind w:left="357" w:firstLine="351"/>
      </w:pPr>
    </w:p>
    <w:p w14:paraId="2077F573" w14:textId="77777777" w:rsidR="008E230F" w:rsidRDefault="008E230F" w:rsidP="008E230F">
      <w:pPr>
        <w:pStyle w:val="Ttulo3"/>
      </w:pPr>
      <w:bookmarkStart w:id="2" w:name="_Toc157760479"/>
      <w:proofErr w:type="spellStart"/>
      <w:r>
        <w:t>WebSite</w:t>
      </w:r>
      <w:bookmarkEnd w:id="2"/>
      <w:proofErr w:type="spellEnd"/>
    </w:p>
    <w:p w14:paraId="350FFDD1" w14:textId="77777777" w:rsidR="008E230F" w:rsidRDefault="008E230F" w:rsidP="008E230F">
      <w:pPr>
        <w:jc w:val="left"/>
      </w:pPr>
    </w:p>
    <w:p w14:paraId="5A31A718" w14:textId="77777777" w:rsidR="005C12EE" w:rsidRDefault="008E230F" w:rsidP="005C12EE">
      <w:pPr>
        <w:keepNext/>
        <w:jc w:val="center"/>
      </w:pPr>
      <w:r>
        <w:rPr>
          <w:noProof/>
          <w:highlight w:val="yellow"/>
        </w:rPr>
        <w:drawing>
          <wp:inline distT="0" distB="0" distL="0" distR="0" wp14:anchorId="3D196541" wp14:editId="124E3AAC">
            <wp:extent cx="5579745" cy="2793639"/>
            <wp:effectExtent l="0" t="0" r="1905" b="6985"/>
            <wp:docPr id="2054521813" name="Imagem 2054521813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1813" name="Imagem 2054521813" descr="Uma imagem com texto, captura de ecrã, diagrama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9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4FDC" w14:textId="2EF91D25" w:rsidR="008E230F" w:rsidRDefault="005C12EE" w:rsidP="005C12EE">
      <w:pPr>
        <w:pStyle w:val="Legenda"/>
        <w:framePr w:wrap="around" w:hAnchor="page" w:x="4769" w:y="192"/>
      </w:pPr>
      <w:bookmarkStart w:id="3" w:name="_Toc158030976"/>
      <w:bookmarkStart w:id="4" w:name="_Toc158031078"/>
      <w:bookmarkStart w:id="5" w:name="_Toc1583749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proofErr w:type="spellStart"/>
      <w:r w:rsidRPr="00CB1AE6">
        <w:t>Wireframe</w:t>
      </w:r>
      <w:proofErr w:type="spellEnd"/>
      <w:r w:rsidRPr="00CB1AE6">
        <w:t xml:space="preserve"> ecrã registar</w:t>
      </w:r>
      <w:bookmarkEnd w:id="3"/>
      <w:bookmarkEnd w:id="4"/>
      <w:bookmarkEnd w:id="5"/>
    </w:p>
    <w:p w14:paraId="43AB41C3" w14:textId="77777777" w:rsidR="008E230F" w:rsidRDefault="008E230F" w:rsidP="008E230F"/>
    <w:p w14:paraId="7ECF4B0D" w14:textId="77777777" w:rsidR="007E48F1" w:rsidRDefault="007E48F1"/>
    <w:p w14:paraId="181D8D79" w14:textId="77777777" w:rsidR="008E230F" w:rsidRDefault="008E230F"/>
    <w:p w14:paraId="4FE97768" w14:textId="77777777" w:rsidR="008E230F" w:rsidRDefault="008E230F" w:rsidP="008E230F">
      <w:pPr>
        <w:ind w:firstLine="510"/>
        <w:jc w:val="left"/>
      </w:pPr>
    </w:p>
    <w:p w14:paraId="1155E4DA" w14:textId="77777777" w:rsidR="008E230F" w:rsidRDefault="008E230F" w:rsidP="008E230F">
      <w:pPr>
        <w:keepNext/>
        <w:ind w:firstLine="510"/>
        <w:jc w:val="center"/>
      </w:pPr>
      <w:r>
        <w:rPr>
          <w:noProof/>
        </w:rPr>
        <w:lastRenderedPageBreak/>
        <w:drawing>
          <wp:inline distT="0" distB="0" distL="0" distR="0" wp14:anchorId="704B2E60" wp14:editId="0F3F05D3">
            <wp:extent cx="5579745" cy="2786106"/>
            <wp:effectExtent l="0" t="0" r="1905" b="0"/>
            <wp:docPr id="1910067601" name="Imagem 191006760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7601" name="Imagem 14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8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60F2" w14:textId="00C8CF7D" w:rsidR="004B1C52" w:rsidRDefault="004B1C52" w:rsidP="004B1C52">
      <w:pPr>
        <w:pStyle w:val="Legenda"/>
        <w:framePr w:wrap="around" w:hAnchor="page" w:x="4594" w:y="-34"/>
      </w:pPr>
      <w:bookmarkStart w:id="6" w:name="_Toc157700828"/>
      <w:bookmarkStart w:id="7" w:name="_Toc158030977"/>
      <w:bookmarkStart w:id="8" w:name="_Toc158031079"/>
      <w:bookmarkStart w:id="9" w:name="_Toc1583749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proofErr w:type="spellStart"/>
      <w:r w:rsidRPr="00FB2CF1">
        <w:t>Wireframe</w:t>
      </w:r>
      <w:proofErr w:type="spellEnd"/>
      <w:r w:rsidRPr="00FB2CF1">
        <w:t xml:space="preserve"> ecrã registar </w:t>
      </w:r>
      <w:r>
        <w:t>Utilizador</w:t>
      </w:r>
      <w:bookmarkEnd w:id="6"/>
      <w:bookmarkEnd w:id="7"/>
      <w:bookmarkEnd w:id="8"/>
      <w:bookmarkEnd w:id="9"/>
    </w:p>
    <w:p w14:paraId="27392C87" w14:textId="77777777" w:rsidR="008E230F" w:rsidRDefault="008E230F" w:rsidP="008E230F">
      <w:pPr>
        <w:ind w:firstLine="510"/>
        <w:jc w:val="center"/>
      </w:pPr>
    </w:p>
    <w:p w14:paraId="576E0CC3" w14:textId="76223D13" w:rsidR="008E230F" w:rsidRDefault="005C12EE" w:rsidP="008E230F">
      <w:pPr>
        <w:ind w:firstLine="5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C49CC7" wp14:editId="1A8DFC1D">
                <wp:simplePos x="0" y="0"/>
                <wp:positionH relativeFrom="margin">
                  <wp:posOffset>-635</wp:posOffset>
                </wp:positionH>
                <wp:positionV relativeFrom="paragraph">
                  <wp:posOffset>3519170</wp:posOffset>
                </wp:positionV>
                <wp:extent cx="6114415" cy="196850"/>
                <wp:effectExtent l="0" t="0" r="635" b="0"/>
                <wp:wrapTight wrapText="bothSides">
                  <wp:wrapPolygon edited="0">
                    <wp:start x="0" y="0"/>
                    <wp:lineTo x="0" y="18813"/>
                    <wp:lineTo x="21535" y="18813"/>
                    <wp:lineTo x="21535" y="0"/>
                    <wp:lineTo x="0" y="0"/>
                  </wp:wrapPolygon>
                </wp:wrapTight>
                <wp:docPr id="7750398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5054A" w14:textId="1A2C3E1B" w:rsidR="008E230F" w:rsidRPr="000F37D4" w:rsidRDefault="008E230F" w:rsidP="008E230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157700832"/>
                            <w:bookmarkStart w:id="11" w:name="_Toc158030978"/>
                            <w:bookmarkStart w:id="12" w:name="_Toc158031080"/>
                            <w:bookmarkStart w:id="13" w:name="_Toc1583749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C12EE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D716E">
                              <w:t>Wireframe ecrã pesquisa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C49CC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.05pt;margin-top:277.1pt;width:481.45pt;height:15.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" stroked="f">
                <v:textbox style="mso-fit-shape-to-text:t" inset="0,0,0,0">
                  <w:txbxContent>
                    <w:p w14:paraId="7575054A" w14:textId="1A2C3E1B" w:rsidR="008E230F" w:rsidRPr="000F37D4" w:rsidRDefault="008E230F" w:rsidP="008E230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4" w:name="_Toc157700832"/>
                      <w:bookmarkStart w:id="15" w:name="_Toc158030978"/>
                      <w:bookmarkStart w:id="16" w:name="_Toc158031080"/>
                      <w:bookmarkStart w:id="17" w:name="_Toc1583749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C12EE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D716E">
                        <w:t>Wireframe ecrã pesquisa</w:t>
                      </w:r>
                      <w:bookmarkEnd w:id="14"/>
                      <w:bookmarkEnd w:id="15"/>
                      <w:bookmarkEnd w:id="16"/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ABF6EE6" wp14:editId="6FAFC0BA">
            <wp:simplePos x="0" y="0"/>
            <wp:positionH relativeFrom="margin">
              <wp:align>left</wp:align>
            </wp:positionH>
            <wp:positionV relativeFrom="paragraph">
              <wp:posOffset>406096</wp:posOffset>
            </wp:positionV>
            <wp:extent cx="6114415" cy="3053080"/>
            <wp:effectExtent l="0" t="0" r="635" b="0"/>
            <wp:wrapTight wrapText="bothSides">
              <wp:wrapPolygon edited="0">
                <wp:start x="0" y="0"/>
                <wp:lineTo x="0" y="21429"/>
                <wp:lineTo x="21535" y="21429"/>
                <wp:lineTo x="21535" y="0"/>
                <wp:lineTo x="0" y="0"/>
              </wp:wrapPolygon>
            </wp:wrapTight>
            <wp:docPr id="1843899829" name="Imagem 1843899829" descr="Uma imagem com captura de ecrã, diagrama, text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9829" name="Imagem 1843899829" descr="Uma imagem com captura de ecrã, diagrama, texto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B0F5" w14:textId="61DDB75B" w:rsidR="008E230F" w:rsidRDefault="008E230F" w:rsidP="008E230F">
      <w:pPr>
        <w:ind w:firstLine="510"/>
        <w:jc w:val="center"/>
      </w:pPr>
    </w:p>
    <w:p w14:paraId="00603A47" w14:textId="1D80ED74" w:rsidR="008E230F" w:rsidRDefault="008E230F"/>
    <w:p w14:paraId="4525D86B" w14:textId="3B0A1D93" w:rsidR="008E230F" w:rsidRPr="00333707" w:rsidRDefault="008E230F" w:rsidP="008E230F"/>
    <w:p w14:paraId="57EC5F81" w14:textId="6682EED1" w:rsidR="008E230F" w:rsidRDefault="008E230F" w:rsidP="008E230F"/>
    <w:p w14:paraId="2218C184" w14:textId="77777777" w:rsidR="008E230F" w:rsidRDefault="008E230F" w:rsidP="008E230F">
      <w:pPr>
        <w:spacing w:after="0" w:line="360" w:lineRule="auto"/>
        <w:ind w:firstLine="851"/>
      </w:pPr>
      <w:r w:rsidRPr="00597BE8">
        <w:lastRenderedPageBreak/>
        <w:t xml:space="preserve">Sobre este </w:t>
      </w:r>
      <w:proofErr w:type="spellStart"/>
      <w:r w:rsidRPr="00597BE8">
        <w:t>wireframe</w:t>
      </w:r>
      <w:proofErr w:type="spellEnd"/>
      <w:r w:rsidRPr="00597BE8">
        <w:t xml:space="preserve"> do ecrã de pesquisa, não foi implementada qualquer funcionalidade relacionada com a pesquisa de produtos, existindo apenas um esboço desta funcionalidade.</w:t>
      </w:r>
    </w:p>
    <w:p w14:paraId="66E46673" w14:textId="171E9EEF" w:rsidR="005C12EE" w:rsidRDefault="005C12EE" w:rsidP="005C12EE">
      <w:pPr>
        <w:pStyle w:val="Legenda"/>
        <w:framePr w:wrap="around" w:hAnchor="page" w:x="4531" w:y="4467"/>
      </w:pPr>
      <w:bookmarkStart w:id="18" w:name="_Toc157700833"/>
      <w:bookmarkStart w:id="19" w:name="_Toc158030979"/>
      <w:bookmarkStart w:id="20" w:name="_Toc158031081"/>
      <w:bookmarkStart w:id="21" w:name="_Toc1583749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proofErr w:type="spellStart"/>
      <w:r w:rsidRPr="000263AB">
        <w:t>Wireframe</w:t>
      </w:r>
      <w:proofErr w:type="spellEnd"/>
      <w:r w:rsidRPr="000263AB">
        <w:t xml:space="preserve"> ecrã GPS loja</w:t>
      </w:r>
      <w:bookmarkEnd w:id="18"/>
      <w:bookmarkEnd w:id="19"/>
      <w:bookmarkEnd w:id="20"/>
      <w:bookmarkEnd w:id="21"/>
    </w:p>
    <w:p w14:paraId="6F597D4E" w14:textId="1227D61C" w:rsidR="008E230F" w:rsidRDefault="005C12EE">
      <w:r>
        <w:rPr>
          <w:noProof/>
        </w:rPr>
        <w:drawing>
          <wp:inline distT="0" distB="0" distL="0" distR="0" wp14:anchorId="1D4DABE4" wp14:editId="7F2F1D64">
            <wp:extent cx="5400040" cy="2696025"/>
            <wp:effectExtent l="0" t="0" r="0" b="9525"/>
            <wp:docPr id="474759328" name="Imagem 474759328" descr="Uma imagem com texto, mapa, atlas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59328" name="Imagem 474759328" descr="Uma imagem com texto, mapa, atlas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882B" w14:textId="77777777" w:rsidR="008E230F" w:rsidRDefault="008E230F" w:rsidP="005C12EE">
      <w:pPr>
        <w:keepNext/>
      </w:pPr>
    </w:p>
    <w:p w14:paraId="16802610" w14:textId="77777777" w:rsidR="008E230F" w:rsidRDefault="008E230F" w:rsidP="008E230F">
      <w:pPr>
        <w:ind w:firstLine="510"/>
        <w:jc w:val="center"/>
      </w:pPr>
    </w:p>
    <w:p w14:paraId="7B88E2CF" w14:textId="33EB0C94" w:rsidR="008E230F" w:rsidRDefault="008E230F" w:rsidP="004B1C52">
      <w:pPr>
        <w:spacing w:after="0" w:line="360" w:lineRule="auto"/>
        <w:ind w:firstLine="851"/>
      </w:pPr>
      <w:r w:rsidRPr="000B4E71">
        <w:t xml:space="preserve">Este </w:t>
      </w:r>
      <w:proofErr w:type="spellStart"/>
      <w:r w:rsidRPr="000B4E71">
        <w:t>wireframe</w:t>
      </w:r>
      <w:proofErr w:type="spellEnd"/>
      <w:r w:rsidRPr="000B4E71">
        <w:t xml:space="preserve"> do ecrã de GPS da loja não teve qualquer funcionalidade implementada relacionada com a procura da farmácia mais próxima do Utilizador através do GPS, existindo apenas um esboço desta funcionalidade.</w:t>
      </w:r>
      <w:r w:rsidR="004B1C52">
        <w:t xml:space="preserve"> </w:t>
      </w:r>
    </w:p>
    <w:p w14:paraId="4D720D6B" w14:textId="2A846C11" w:rsidR="008E230F" w:rsidRDefault="005C12EE" w:rsidP="008E230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532A1F1" wp14:editId="09B9589A">
                <wp:simplePos x="0" y="0"/>
                <wp:positionH relativeFrom="column">
                  <wp:posOffset>-153670</wp:posOffset>
                </wp:positionH>
                <wp:positionV relativeFrom="paragraph">
                  <wp:posOffset>3468370</wp:posOffset>
                </wp:positionV>
                <wp:extent cx="6114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5524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6A854" w14:textId="6868E7B6" w:rsidR="005C12EE" w:rsidRPr="00BB36E4" w:rsidRDefault="005C12EE" w:rsidP="005C12E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2" w:name="_Toc158030980"/>
                            <w:bookmarkStart w:id="23" w:name="_Toc158031082"/>
                            <w:bookmarkStart w:id="24" w:name="_Toc1583749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E161C">
                              <w:t>Wireframe ecrã gerir fornecedores</w:t>
                            </w:r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2A1F1" id="_x0000_s1027" type="#_x0000_t202" style="position:absolute;left:0;text-align:left;margin-left:-12.1pt;margin-top:273.1pt;width:481.4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vCWGAIAAD8EAAAOAAAAZHJzL2Uyb0RvYy54bWysU8Fu2zAMvQ/YPwi6L066th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" stroked="f">
                <v:textbox style="mso-fit-shape-to-text:t" inset="0,0,0,0">
                  <w:txbxContent>
                    <w:p w14:paraId="2F56A854" w14:textId="6868E7B6" w:rsidR="005C12EE" w:rsidRPr="00BB36E4" w:rsidRDefault="005C12EE" w:rsidP="005C12E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5" w:name="_Toc158030980"/>
                      <w:bookmarkStart w:id="26" w:name="_Toc158031082"/>
                      <w:bookmarkStart w:id="27" w:name="_Toc1583749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E161C">
                        <w:t>Wireframe ecrã gerir fornecedores</w:t>
                      </w:r>
                      <w:bookmarkEnd w:id="25"/>
                      <w:bookmarkEnd w:id="26"/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8E230F">
        <w:rPr>
          <w:noProof/>
        </w:rPr>
        <w:drawing>
          <wp:anchor distT="0" distB="0" distL="114300" distR="114300" simplePos="0" relativeHeight="251662336" behindDoc="1" locked="0" layoutInCell="1" allowOverlap="1" wp14:anchorId="3E2C7CAB" wp14:editId="645039D7">
            <wp:simplePos x="0" y="0"/>
            <wp:positionH relativeFrom="margin">
              <wp:posOffset>-153670</wp:posOffset>
            </wp:positionH>
            <wp:positionV relativeFrom="paragraph">
              <wp:posOffset>419735</wp:posOffset>
            </wp:positionV>
            <wp:extent cx="6114415" cy="3053080"/>
            <wp:effectExtent l="0" t="0" r="635" b="0"/>
            <wp:wrapTight wrapText="bothSides">
              <wp:wrapPolygon edited="0">
                <wp:start x="0" y="0"/>
                <wp:lineTo x="0" y="21429"/>
                <wp:lineTo x="21535" y="21429"/>
                <wp:lineTo x="21535" y="0"/>
                <wp:lineTo x="0" y="0"/>
              </wp:wrapPolygon>
            </wp:wrapTight>
            <wp:docPr id="2025578709" name="Imagem 2025578709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8709" name="Imagem 2025578709" descr="Uma imagem com texto, captura de ecrã,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55DC6" w14:textId="77777777" w:rsidR="005C12EE" w:rsidRDefault="005C12EE" w:rsidP="005C12EE"/>
    <w:p w14:paraId="6A0B56A2" w14:textId="77777777" w:rsidR="005C12EE" w:rsidRDefault="005C12EE" w:rsidP="005C12EE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B593647" wp14:editId="1883FE90">
            <wp:extent cx="5580000" cy="2786400"/>
            <wp:effectExtent l="0" t="0" r="1905" b="0"/>
            <wp:docPr id="1641097252" name="Imagem 1641097252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7252" name="Imagem 16" descr="Uma imagem com texto, captura de ecrã,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7FA9" w14:textId="37FF2F7E" w:rsidR="005C12EE" w:rsidRDefault="005C12EE" w:rsidP="005C12EE">
      <w:pPr>
        <w:pStyle w:val="Legenda"/>
        <w:framePr w:wrap="around" w:hAnchor="page" w:x="4348" w:y="62"/>
      </w:pPr>
      <w:bookmarkStart w:id="28" w:name="_Toc158030778"/>
      <w:bookmarkStart w:id="29" w:name="_Toc158030981"/>
      <w:bookmarkStart w:id="30" w:name="_Toc158031083"/>
      <w:bookmarkStart w:id="31" w:name="_Toc1583749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</w:t>
      </w:r>
      <w:proofErr w:type="spellStart"/>
      <w:r w:rsidRPr="00CC2236">
        <w:t>Wireframe</w:t>
      </w:r>
      <w:proofErr w:type="spellEnd"/>
      <w:r w:rsidRPr="00CC2236">
        <w:t xml:space="preserve"> ecrã gerir utentes</w:t>
      </w:r>
      <w:bookmarkEnd w:id="28"/>
      <w:bookmarkEnd w:id="29"/>
      <w:bookmarkEnd w:id="30"/>
      <w:bookmarkEnd w:id="31"/>
    </w:p>
    <w:p w14:paraId="4AB94512" w14:textId="77777777" w:rsidR="005C12EE" w:rsidRDefault="005C12EE" w:rsidP="005C12EE"/>
    <w:p w14:paraId="409B92BD" w14:textId="77777777" w:rsidR="005C12EE" w:rsidRPr="00DE384C" w:rsidRDefault="005C12EE" w:rsidP="005C12EE">
      <w:r>
        <w:rPr>
          <w:noProof/>
        </w:rPr>
        <w:drawing>
          <wp:anchor distT="0" distB="0" distL="114300" distR="114300" simplePos="0" relativeHeight="251669504" behindDoc="1" locked="0" layoutInCell="1" allowOverlap="1" wp14:anchorId="1AC999B4" wp14:editId="431A5B7E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114415" cy="3053080"/>
            <wp:effectExtent l="0" t="0" r="635" b="0"/>
            <wp:wrapTight wrapText="bothSides">
              <wp:wrapPolygon edited="0">
                <wp:start x="0" y="0"/>
                <wp:lineTo x="0" y="21429"/>
                <wp:lineTo x="21535" y="21429"/>
                <wp:lineTo x="21535" y="0"/>
                <wp:lineTo x="0" y="0"/>
              </wp:wrapPolygon>
            </wp:wrapTight>
            <wp:docPr id="1260283106" name="Imagem 1260283106" descr="Uma imagem com texto, captura de ecrã, diagram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83106" name="Imagem 15" descr="Uma imagem com texto, captura de ecrã, diagrama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534C717" wp14:editId="34C6A0C9">
                <wp:simplePos x="0" y="0"/>
                <wp:positionH relativeFrom="column">
                  <wp:posOffset>0</wp:posOffset>
                </wp:positionH>
                <wp:positionV relativeFrom="paragraph">
                  <wp:posOffset>3437255</wp:posOffset>
                </wp:positionV>
                <wp:extent cx="6114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0448623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9FE81" w14:textId="51AD4B6E" w:rsidR="005C12EE" w:rsidRPr="006A6F24" w:rsidRDefault="005C12EE" w:rsidP="005C12E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2" w:name="_Toc158030779"/>
                            <w:bookmarkStart w:id="33" w:name="_Toc158030982"/>
                            <w:bookmarkStart w:id="34" w:name="_Toc158031084"/>
                            <w:bookmarkStart w:id="35" w:name="_Toc1583749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67BB4">
                              <w:t xml:space="preserve">Wireframe ecrã editar </w:t>
                            </w:r>
                            <w:r>
                              <w:t>Utilizador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4C717" id="_x0000_s1028" type="#_x0000_t202" style="position:absolute;left:0;text-align:left;margin-left:0;margin-top:270.65pt;width:481.4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" stroked="f">
                <v:textbox style="mso-fit-shape-to-text:t" inset="0,0,0,0">
                  <w:txbxContent>
                    <w:p w14:paraId="0AF9FE81" w14:textId="51AD4B6E" w:rsidR="005C12EE" w:rsidRPr="006A6F24" w:rsidRDefault="005C12EE" w:rsidP="005C12E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6" w:name="_Toc158030779"/>
                      <w:bookmarkStart w:id="37" w:name="_Toc158030982"/>
                      <w:bookmarkStart w:id="38" w:name="_Toc158031084"/>
                      <w:bookmarkStart w:id="39" w:name="_Toc1583749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67BB4">
                        <w:t xml:space="preserve">Wireframe ecrã editar </w:t>
                      </w:r>
                      <w:r>
                        <w:t>Utilizador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A3329AA" w14:textId="6E5BE261" w:rsidR="008E230F" w:rsidRDefault="008E230F"/>
    <w:p w14:paraId="4D323571" w14:textId="160CAE32" w:rsidR="008E230F" w:rsidRDefault="008E230F" w:rsidP="008E230F"/>
    <w:p w14:paraId="1A39197A" w14:textId="77777777" w:rsidR="008E230F" w:rsidRDefault="008E230F" w:rsidP="008E23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96ACBA" wp14:editId="106D3D81">
            <wp:extent cx="5579745" cy="2786106"/>
            <wp:effectExtent l="0" t="0" r="1905" b="0"/>
            <wp:docPr id="1786540471" name="Imagem 178654047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40471" name="Imagem 31" descr="Uma imagem com texto, captura de ecrã, diagram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8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269A" w14:textId="43E03735" w:rsidR="008E230F" w:rsidRDefault="008E230F" w:rsidP="008E230F">
      <w:pPr>
        <w:pStyle w:val="Legenda"/>
        <w:framePr w:wrap="around" w:hAnchor="page" w:x="4192" w:y="279"/>
      </w:pPr>
      <w:bookmarkStart w:id="40" w:name="_Toc157700854"/>
      <w:bookmarkStart w:id="41" w:name="_Toc158030983"/>
      <w:bookmarkStart w:id="42" w:name="_Toc158031085"/>
      <w:bookmarkStart w:id="43" w:name="_Toc1583749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8</w:t>
      </w:r>
      <w:r>
        <w:rPr>
          <w:noProof/>
        </w:rPr>
        <w:fldChar w:fldCharType="end"/>
      </w:r>
      <w:r>
        <w:t xml:space="preserve"> - </w:t>
      </w:r>
      <w:proofErr w:type="spellStart"/>
      <w:r w:rsidRPr="002144F0">
        <w:t>Wireframe</w:t>
      </w:r>
      <w:proofErr w:type="spellEnd"/>
      <w:r w:rsidRPr="002144F0">
        <w:t xml:space="preserve"> ecrã gerir serviços</w:t>
      </w:r>
      <w:bookmarkEnd w:id="40"/>
      <w:bookmarkEnd w:id="41"/>
      <w:bookmarkEnd w:id="42"/>
      <w:bookmarkEnd w:id="43"/>
    </w:p>
    <w:p w14:paraId="773CAE25" w14:textId="77777777" w:rsidR="008E230F" w:rsidRDefault="008E230F" w:rsidP="008E230F"/>
    <w:p w14:paraId="7BB122F3" w14:textId="77777777" w:rsidR="008E230F" w:rsidRDefault="008E230F" w:rsidP="008E230F">
      <w:pPr>
        <w:ind w:firstLine="708"/>
      </w:pPr>
    </w:p>
    <w:p w14:paraId="4E1C456B" w14:textId="77777777" w:rsidR="0086045A" w:rsidRDefault="0086045A" w:rsidP="0086045A"/>
    <w:p w14:paraId="2DA00BFD" w14:textId="77777777" w:rsidR="0086045A" w:rsidRDefault="0086045A" w:rsidP="0086045A">
      <w:pPr>
        <w:keepNext/>
        <w:jc w:val="center"/>
      </w:pPr>
      <w:r>
        <w:rPr>
          <w:noProof/>
        </w:rPr>
        <w:drawing>
          <wp:inline distT="0" distB="0" distL="0" distR="0" wp14:anchorId="7BBC162C" wp14:editId="79AB9A74">
            <wp:extent cx="5579745" cy="2786106"/>
            <wp:effectExtent l="0" t="0" r="1905" b="0"/>
            <wp:docPr id="1970399116" name="Imagem 1970399116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9116" name="Imagem 19" descr="Uma imagem com texto, captura de ecrã,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8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B4E3" w14:textId="5FDFCDEB" w:rsidR="0086045A" w:rsidRDefault="0086045A" w:rsidP="0086045A">
      <w:pPr>
        <w:pStyle w:val="Legenda"/>
        <w:framePr w:wrap="around" w:hAnchor="page" w:x="4576" w:y="198"/>
      </w:pPr>
      <w:bookmarkStart w:id="44" w:name="_Toc157766688"/>
      <w:bookmarkStart w:id="45" w:name="_Toc158030984"/>
      <w:bookmarkStart w:id="46" w:name="_Toc158031086"/>
      <w:bookmarkStart w:id="47" w:name="_Toc1583749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9</w:t>
      </w:r>
      <w:r>
        <w:rPr>
          <w:noProof/>
        </w:rPr>
        <w:fldChar w:fldCharType="end"/>
      </w:r>
      <w:r>
        <w:t xml:space="preserve"> - </w:t>
      </w:r>
      <w:proofErr w:type="spellStart"/>
      <w:r w:rsidRPr="00B07579">
        <w:t>Wireframe</w:t>
      </w:r>
      <w:proofErr w:type="spellEnd"/>
      <w:r w:rsidRPr="00B07579">
        <w:t xml:space="preserve"> ecrã gerir despesas</w:t>
      </w:r>
      <w:bookmarkEnd w:id="44"/>
      <w:bookmarkEnd w:id="45"/>
      <w:bookmarkEnd w:id="46"/>
      <w:bookmarkEnd w:id="47"/>
    </w:p>
    <w:p w14:paraId="33404959" w14:textId="77777777" w:rsidR="0086045A" w:rsidRDefault="0086045A" w:rsidP="0086045A"/>
    <w:p w14:paraId="53D51576" w14:textId="77777777" w:rsidR="0086045A" w:rsidRDefault="0086045A" w:rsidP="008E230F">
      <w:pPr>
        <w:ind w:firstLine="708"/>
      </w:pPr>
    </w:p>
    <w:p w14:paraId="676D18B5" w14:textId="77777777" w:rsidR="004B1C52" w:rsidRDefault="004B1C52" w:rsidP="008E230F">
      <w:pPr>
        <w:ind w:firstLine="708"/>
      </w:pPr>
    </w:p>
    <w:p w14:paraId="0F32A391" w14:textId="77777777" w:rsidR="004B1C52" w:rsidRDefault="004B1C52" w:rsidP="008E230F">
      <w:pPr>
        <w:ind w:firstLine="708"/>
      </w:pPr>
    </w:p>
    <w:p w14:paraId="674E6E55" w14:textId="77777777" w:rsidR="004B1C52" w:rsidRDefault="004B1C52" w:rsidP="008E230F">
      <w:pPr>
        <w:ind w:firstLine="708"/>
      </w:pPr>
    </w:p>
    <w:p w14:paraId="6618D91F" w14:textId="77777777" w:rsidR="008E230F" w:rsidRDefault="008E230F" w:rsidP="008E230F">
      <w:pPr>
        <w:pStyle w:val="Ttulo3"/>
      </w:pPr>
      <w:bookmarkStart w:id="48" w:name="_Toc157760480"/>
      <w:r w:rsidRPr="007550AE">
        <w:lastRenderedPageBreak/>
        <w:t>Aplicação Móvel</w:t>
      </w:r>
      <w:bookmarkEnd w:id="48"/>
    </w:p>
    <w:p w14:paraId="7F871558" w14:textId="77777777" w:rsidR="005C12EE" w:rsidRPr="005C12EE" w:rsidRDefault="005C12EE" w:rsidP="005C12EE"/>
    <w:p w14:paraId="6F01D858" w14:textId="77777777" w:rsidR="00783F75" w:rsidRDefault="00783F75" w:rsidP="00783F75">
      <w:pPr>
        <w:keepNext/>
        <w:jc w:val="center"/>
      </w:pPr>
      <w:ins w:id="49" w:author="Microsoft Word" w:date="2023-11-08T19:19:00Z">
        <w:r w:rsidRPr="00A61F81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3BAFD28" wp14:editId="378E9C82">
                  <wp:simplePos x="0" y="0"/>
                  <wp:positionH relativeFrom="margin">
                    <wp:posOffset>3048000</wp:posOffset>
                  </wp:positionH>
                  <wp:positionV relativeFrom="paragraph">
                    <wp:posOffset>2651760</wp:posOffset>
                  </wp:positionV>
                  <wp:extent cx="1797050" cy="307340"/>
                  <wp:effectExtent l="0" t="0" r="0" b="0"/>
                  <wp:wrapNone/>
                  <wp:docPr id="6" name="Caixa de texto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DFA0219-B739-88EE-7912-54B007FBC8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97050" cy="3073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AEC6B3" w14:textId="77777777" w:rsidR="00783F75" w:rsidRDefault="00783F75" w:rsidP="00783F75">
                              <w:pP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Atividade Erro Login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3BAFD28" id="Caixa de texto 6" o:spid="_x0000_s1029" type="#_x0000_t202" style="position:absolute;left:0;text-align:left;margin-left:240pt;margin-top:208.8pt;width:141.5pt;height:24.2pt;z-index:2516674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" filled="f" stroked="f">
                  <v:textbox style="mso-fit-shape-to-text:t">
                    <w:txbxContent>
                      <w:p w14:paraId="0DAEC6B3" w14:textId="77777777" w:rsidR="00783F75" w:rsidRDefault="00783F75" w:rsidP="00783F75">
                        <w:pPr>
                          <w:rPr>
                            <w:rFonts w:ascii="Arial" w:eastAsia="Arial" w:hAnsi="Arial" w:cs="Arial"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  <w:szCs w:val="28"/>
                          </w:rPr>
                          <w:t>Atividade Erro Login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ins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6EACF" wp14:editId="0B3B0143">
                <wp:simplePos x="0" y="0"/>
                <wp:positionH relativeFrom="column">
                  <wp:posOffset>3360420</wp:posOffset>
                </wp:positionH>
                <wp:positionV relativeFrom="paragraph">
                  <wp:posOffset>685800</wp:posOffset>
                </wp:positionV>
                <wp:extent cx="1638590" cy="307777"/>
                <wp:effectExtent l="0" t="0" r="0" b="0"/>
                <wp:wrapNone/>
                <wp:docPr id="762837193" name="Caixa de texto 762837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59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96983E" w14:textId="77777777" w:rsidR="00783F75" w:rsidRDefault="00783F75" w:rsidP="00783F75">
                            <w:pP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Atividade Registar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6EACF" id="Caixa de texto 762837193" o:spid="_x0000_s1030" type="#_x0000_t202" style="position:absolute;left:0;text-align:left;margin-left:264.6pt;margin-top:54pt;width:129pt;height:24.2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" filled="f" stroked="f">
                <v:textbox style="mso-fit-shape-to-text:t">
                  <w:txbxContent>
                    <w:p w14:paraId="5596983E" w14:textId="77777777" w:rsidR="00783F75" w:rsidRDefault="00783F75" w:rsidP="00783F75">
                      <w:pP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Atividade Registar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C16C4" wp14:editId="71F25C94">
                <wp:simplePos x="0" y="0"/>
                <wp:positionH relativeFrom="column">
                  <wp:posOffset>30480</wp:posOffset>
                </wp:positionH>
                <wp:positionV relativeFrom="paragraph">
                  <wp:posOffset>1737360</wp:posOffset>
                </wp:positionV>
                <wp:extent cx="1409360" cy="307777"/>
                <wp:effectExtent l="0" t="0" r="0" b="0"/>
                <wp:wrapNone/>
                <wp:docPr id="1633127732" name="Caixa de texto 1633127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36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1B14A1" w14:textId="77777777" w:rsidR="00783F75" w:rsidRDefault="00783F75" w:rsidP="00783F75">
                            <w:pP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Atividade Login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C16C4" id="Caixa de texto 1633127732" o:spid="_x0000_s1031" type="#_x0000_t202" style="position:absolute;left:0;text-align:left;margin-left:2.4pt;margin-top:136.8pt;width:110.95pt;height:24.2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" filled="f" stroked="f">
                <v:textbox style="mso-fit-shape-to-text:t">
                  <w:txbxContent>
                    <w:p w14:paraId="071B14A1" w14:textId="77777777" w:rsidR="00783F75" w:rsidRDefault="00783F75" w:rsidP="00783F75">
                      <w:pP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Atividade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D691DF" wp14:editId="341A339B">
            <wp:extent cx="4456800" cy="4010400"/>
            <wp:effectExtent l="0" t="0" r="0" b="0"/>
            <wp:docPr id="3074" name="Imagem 3074" descr="Uma imagem com texto, captura de ecrã, software, design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8BF0019-9732-79FE-7584-E030CFF570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Uma imagem com texto, captura de ecrã, software, design&#10;&#10;Descrição gerada automaticamente">
                      <a:extLst>
                        <a:ext uri="{FF2B5EF4-FFF2-40B4-BE49-F238E27FC236}">
                          <a16:creationId xmlns:a16="http://schemas.microsoft.com/office/drawing/2014/main" id="{38BF0019-9732-79FE-7584-E030CFF570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4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5A879" w14:textId="7431FB1D" w:rsidR="00783F75" w:rsidRDefault="00783F75" w:rsidP="00783F75">
      <w:pPr>
        <w:pStyle w:val="Legenda"/>
        <w:framePr w:wrap="around"/>
      </w:pPr>
      <w:bookmarkStart w:id="50" w:name="_Toc157764784"/>
      <w:bookmarkStart w:id="51" w:name="_Toc158030985"/>
      <w:bookmarkStart w:id="52" w:name="_Toc158031087"/>
      <w:bookmarkStart w:id="53" w:name="_Toc1583749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10</w:t>
      </w:r>
      <w:r>
        <w:rPr>
          <w:noProof/>
        </w:rPr>
        <w:fldChar w:fldCharType="end"/>
      </w:r>
      <w:r>
        <w:t xml:space="preserve"> - </w:t>
      </w:r>
      <w:proofErr w:type="spellStart"/>
      <w:r w:rsidRPr="00885E66">
        <w:t>Wireframe</w:t>
      </w:r>
      <w:proofErr w:type="spellEnd"/>
      <w:r w:rsidRPr="00885E66">
        <w:t xml:space="preserve"> registar</w:t>
      </w:r>
      <w:bookmarkEnd w:id="50"/>
      <w:bookmarkEnd w:id="51"/>
      <w:bookmarkEnd w:id="52"/>
      <w:bookmarkEnd w:id="53"/>
    </w:p>
    <w:p w14:paraId="03ACF138" w14:textId="331B9CAA" w:rsidR="00783F75" w:rsidRDefault="00783F75" w:rsidP="00783F75">
      <w:pPr>
        <w:pStyle w:val="Legenda"/>
        <w:framePr w:wrap="around"/>
      </w:pPr>
      <w:bookmarkStart w:id="54" w:name="_Toc157764785"/>
      <w:bookmarkStart w:id="55" w:name="_Toc158030986"/>
      <w:bookmarkStart w:id="56" w:name="_Toc158031088"/>
      <w:bookmarkStart w:id="57" w:name="_Toc1583749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11</w:t>
      </w:r>
      <w:r>
        <w:rPr>
          <w:noProof/>
        </w:rPr>
        <w:fldChar w:fldCharType="end"/>
      </w:r>
      <w:r>
        <w:t xml:space="preserve"> - </w:t>
      </w:r>
      <w:proofErr w:type="spellStart"/>
      <w:r w:rsidRPr="00BF6FE8">
        <w:t>Wireframe</w:t>
      </w:r>
      <w:proofErr w:type="spellEnd"/>
      <w:r w:rsidRPr="00BF6FE8">
        <w:t xml:space="preserve"> principal</w:t>
      </w:r>
      <w:bookmarkEnd w:id="54"/>
      <w:bookmarkEnd w:id="55"/>
      <w:bookmarkEnd w:id="56"/>
      <w:bookmarkEnd w:id="57"/>
    </w:p>
    <w:p w14:paraId="1CAE9ADB" w14:textId="77777777" w:rsidR="00783F75" w:rsidRDefault="00783F75" w:rsidP="00783F75">
      <w:pPr>
        <w:ind w:left="708"/>
        <w:jc w:val="center"/>
      </w:pPr>
    </w:p>
    <w:p w14:paraId="71778F29" w14:textId="77777777" w:rsidR="00783F75" w:rsidRDefault="00783F75" w:rsidP="00783F75"/>
    <w:p w14:paraId="391DF44E" w14:textId="284075ED" w:rsidR="00561664" w:rsidRDefault="00561664"/>
    <w:p w14:paraId="4BF8DD70" w14:textId="77777777" w:rsidR="00561664" w:rsidRDefault="00561664">
      <w:pPr>
        <w:spacing w:after="160" w:line="259" w:lineRule="auto"/>
        <w:jc w:val="left"/>
      </w:pPr>
      <w:r>
        <w:br w:type="page"/>
      </w:r>
    </w:p>
    <w:p w14:paraId="273F6C46" w14:textId="77777777" w:rsidR="00561664" w:rsidRDefault="00561664" w:rsidP="00561664">
      <w:pPr>
        <w:keepNext/>
        <w:jc w:val="center"/>
      </w:pPr>
      <w:r w:rsidRPr="00E82FE5">
        <w:rPr>
          <w:noProof/>
        </w:rPr>
        <w:lastRenderedPageBreak/>
        <w:drawing>
          <wp:inline distT="0" distB="0" distL="0" distR="0" wp14:anchorId="544FE365" wp14:editId="1A7C7827">
            <wp:extent cx="4899600" cy="4410000"/>
            <wp:effectExtent l="0" t="0" r="0" b="0"/>
            <wp:docPr id="337236711" name="Imagem 337236711" descr="Uma imagem com texto, captura de ecrã, diagrama, design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12785F3-0953-D010-4168-550C7D23C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Uma imagem com texto, captura de ecrã, diagrama, design&#10;&#10;Descrição gerada automaticamente">
                      <a:extLst>
                        <a:ext uri="{FF2B5EF4-FFF2-40B4-BE49-F238E27FC236}">
                          <a16:creationId xmlns:a16="http://schemas.microsoft.com/office/drawing/2014/main" id="{112785F3-0953-D010-4168-550C7D23C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8C4D" w14:textId="0A7007FD" w:rsidR="00561664" w:rsidRDefault="00561664" w:rsidP="00561664">
      <w:pPr>
        <w:pStyle w:val="Legenda"/>
        <w:framePr w:wrap="around" w:hAnchor="page" w:x="3904" w:y="98"/>
      </w:pPr>
      <w:bookmarkStart w:id="58" w:name="_Toc157764794"/>
      <w:bookmarkStart w:id="59" w:name="_Toc158030987"/>
      <w:bookmarkStart w:id="60" w:name="_Toc158031089"/>
      <w:bookmarkStart w:id="61" w:name="_Toc1583749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Pesquisa Produto</w:t>
      </w:r>
      <w:bookmarkEnd w:id="58"/>
      <w:bookmarkEnd w:id="59"/>
      <w:bookmarkEnd w:id="60"/>
      <w:bookmarkEnd w:id="61"/>
    </w:p>
    <w:p w14:paraId="1FF83BC5" w14:textId="77777777" w:rsidR="00561664" w:rsidRDefault="00561664" w:rsidP="00561664"/>
    <w:p w14:paraId="6F99BB37" w14:textId="77777777" w:rsidR="00561664" w:rsidRDefault="00561664" w:rsidP="00561664">
      <w:pPr>
        <w:keepNext/>
        <w:jc w:val="center"/>
      </w:pPr>
      <w:r w:rsidRPr="005C75FB">
        <w:rPr>
          <w:noProof/>
        </w:rPr>
        <w:lastRenderedPageBreak/>
        <w:drawing>
          <wp:inline distT="0" distB="0" distL="0" distR="0" wp14:anchorId="515A489C" wp14:editId="0FA07565">
            <wp:extent cx="4327200" cy="3891600"/>
            <wp:effectExtent l="0" t="0" r="0" b="0"/>
            <wp:docPr id="1828789466" name="Imagem 1828789466" descr="Uma imagem com texto, captura de ecrã, diagrama, Retângul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2643537-93C7-787D-BB03-64C7A57B2C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Uma imagem com texto, captura de ecrã, diagrama, Retângulo&#10;&#10;Descrição gerada automaticamente">
                      <a:extLst>
                        <a:ext uri="{FF2B5EF4-FFF2-40B4-BE49-F238E27FC236}">
                          <a16:creationId xmlns:a16="http://schemas.microsoft.com/office/drawing/2014/main" id="{92643537-93C7-787D-BB03-64C7A57B2C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8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F9E" w14:textId="722428DE" w:rsidR="00561664" w:rsidRDefault="00561664" w:rsidP="00561664">
      <w:pPr>
        <w:pStyle w:val="Legenda"/>
        <w:framePr w:wrap="around" w:hAnchor="page" w:x="4468" w:y="158"/>
      </w:pPr>
      <w:bookmarkStart w:id="62" w:name="_Toc157764796"/>
      <w:bookmarkStart w:id="63" w:name="_Toc158030988"/>
      <w:bookmarkStart w:id="64" w:name="_Toc158031090"/>
      <w:bookmarkStart w:id="65" w:name="_Toc1583749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12EE">
        <w:rPr>
          <w:noProof/>
        </w:rPr>
        <w:t>13</w:t>
      </w:r>
      <w:r>
        <w:rPr>
          <w:noProof/>
        </w:rP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Categoria</w:t>
      </w:r>
      <w:bookmarkEnd w:id="62"/>
      <w:bookmarkEnd w:id="63"/>
      <w:bookmarkEnd w:id="64"/>
      <w:bookmarkEnd w:id="65"/>
    </w:p>
    <w:p w14:paraId="3AB9ED4E" w14:textId="77777777" w:rsidR="00561664" w:rsidRDefault="00561664" w:rsidP="00561664"/>
    <w:p w14:paraId="7FEA230F" w14:textId="77777777" w:rsidR="00561664" w:rsidRDefault="00561664" w:rsidP="00561664"/>
    <w:p w14:paraId="3B0E2223" w14:textId="77777777" w:rsidR="008E230F" w:rsidRDefault="008E230F"/>
    <w:sectPr w:rsidR="008E23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665344">
    <w:abstractNumId w:val="0"/>
  </w:num>
  <w:num w:numId="2" w16cid:durableId="860050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0F"/>
    <w:rsid w:val="00134DFC"/>
    <w:rsid w:val="002F1D63"/>
    <w:rsid w:val="00377E57"/>
    <w:rsid w:val="004B1C52"/>
    <w:rsid w:val="005242D0"/>
    <w:rsid w:val="005411E3"/>
    <w:rsid w:val="00561664"/>
    <w:rsid w:val="00597001"/>
    <w:rsid w:val="005C12EE"/>
    <w:rsid w:val="00783F75"/>
    <w:rsid w:val="007A73D2"/>
    <w:rsid w:val="007E48F1"/>
    <w:rsid w:val="0086045A"/>
    <w:rsid w:val="008E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0B4C8"/>
  <w15:chartTrackingRefBased/>
  <w15:docId w15:val="{6AD266B0-3A4A-482A-8B72-CE2EF7BE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30F"/>
    <w:pPr>
      <w:spacing w:after="200" w:line="276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8E230F"/>
    <w:pPr>
      <w:keepNext/>
      <w:keepLines/>
      <w:pageBreakBefore/>
      <w:numPr>
        <w:numId w:val="1"/>
      </w:numPr>
      <w:snapToGrid w:val="0"/>
      <w:spacing w:before="600" w:after="480" w:line="240" w:lineRule="auto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8E230F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8E230F"/>
    <w:pPr>
      <w:numPr>
        <w:ilvl w:val="2"/>
      </w:numPr>
      <w:spacing w:after="120"/>
      <w:outlineLvl w:val="2"/>
    </w:pPr>
    <w:rPr>
      <w:bCs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E230F"/>
    <w:rPr>
      <w:rFonts w:ascii="Times New Roman" w:eastAsiaTheme="majorEastAsia" w:hAnsi="Times New Roman" w:cstheme="majorBidi"/>
      <w:b/>
      <w:bCs/>
      <w:kern w:val="0"/>
      <w:sz w:val="40"/>
      <w:szCs w:val="28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E230F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E230F"/>
    <w:rPr>
      <w:rFonts w:ascii="Times New Roman" w:eastAsiaTheme="majorEastAsia" w:hAnsi="Times New Roman" w:cstheme="majorBidi"/>
      <w:b/>
      <w:bCs/>
      <w:kern w:val="0"/>
      <w:sz w:val="24"/>
      <w:szCs w:val="26"/>
      <w14:ligatures w14:val="none"/>
    </w:r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8E230F"/>
    <w:pPr>
      <w:framePr w:hSpace="141" w:wrap="around" w:vAnchor="text" w:hAnchor="margin" w:y="801"/>
      <w:spacing w:after="0" w:line="360" w:lineRule="auto"/>
      <w:ind w:left="1026" w:hanging="516"/>
      <w:jc w:val="center"/>
    </w:pPr>
    <w:rPr>
      <w:iCs/>
      <w:sz w:val="18"/>
      <w:szCs w:val="18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8E230F"/>
    <w:rPr>
      <w:rFonts w:ascii="Times New Roman" w:hAnsi="Times New Roman"/>
      <w:iCs/>
      <w:kern w:val="0"/>
      <w:sz w:val="18"/>
      <w:szCs w:val="18"/>
      <w14:ligatures w14:val="none"/>
    </w:rPr>
  </w:style>
  <w:style w:type="paragraph" w:styleId="ndicedeilustraes">
    <w:name w:val="table of figures"/>
    <w:basedOn w:val="Normal"/>
    <w:next w:val="Normal"/>
    <w:uiPriority w:val="99"/>
    <w:unhideWhenUsed/>
    <w:rsid w:val="005C12EE"/>
    <w:pPr>
      <w:spacing w:after="0"/>
    </w:pPr>
  </w:style>
  <w:style w:type="character" w:styleId="Hiperligao">
    <w:name w:val="Hyperlink"/>
    <w:basedOn w:val="Tipodeletrapredefinidodopargrafo"/>
    <w:uiPriority w:val="99"/>
    <w:unhideWhenUsed/>
    <w:rsid w:val="005C12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58B6C-BFA1-425C-969A-95B3351DC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484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Santos Da Silva</dc:creator>
  <cp:keywords/>
  <dc:description/>
  <cp:lastModifiedBy>Pedro Miguel Ideias Francisco</cp:lastModifiedBy>
  <cp:revision>6</cp:revision>
  <dcterms:created xsi:type="dcterms:W3CDTF">2024-02-02T10:59:00Z</dcterms:created>
  <dcterms:modified xsi:type="dcterms:W3CDTF">2024-02-09T12:42:00Z</dcterms:modified>
</cp:coreProperties>
</file>